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15 w16se w16cid w16 w16cex w16sdtdh wp14">
  <w:body>
    <w:p w:rsidRPr="00D43589" w:rsidR="009718DE" w:rsidP="001E29AC" w:rsidRDefault="00622EE0" w14:paraId="78612EC6" w14:textId="77777777">
      <w:pPr>
        <w:spacing w:after="0" w:line="360" w:lineRule="auto"/>
        <w:jc w:val="center"/>
        <w:rPr>
          <w:rFonts w:ascii="Times New Roman" w:hAnsi="Times New Roman" w:cs="Times New Roman"/>
          <w:b/>
          <w:color w:val="000000" w:themeColor="text1"/>
          <w:sz w:val="28"/>
          <w:szCs w:val="24"/>
          <w:rPrChange w:author="Isabella" w:date="2026-10-06T20:20:00Z" w:id="0">
            <w:rPr>
              <w:rFonts w:ascii="Times New Roman" w:hAnsi="Times New Roman" w:cs="Times New Roman"/>
              <w:b/>
              <w:sz w:val="28"/>
              <w:szCs w:val="24"/>
            </w:rPr>
          </w:rPrChange>
        </w:rPr>
      </w:pPr>
      <w:r>
        <w:rPr>
          <w:rFonts w:ascii="Times New Roman" w:hAnsi="Times New Roman"/>
          <w:b/>
          <w:color w:val="000000" w:themeColor="text1"/>
          <w:sz w:val="28"/>
          <w:rPrChange w:author="Isabella" w:date="2026-10-06T20:20:00Z" w:id="1">
            <w:rPr>
              <w:rFonts w:ascii="Times New Roman" w:hAnsi="Times New Roman"/>
              <w:b/>
              <w:color w:val="1F4E79"/>
              <w:sz w:val="28"/>
            </w:rPr>
          </w:rPrChange>
        </w:rPr>
        <w:t>Dark patterns em apostas online: o que o “Jogo do Tigrinho” pergunta a quem desenvolve sistemas</w:t>
      </w:r>
    </w:p>
    <w:p w:rsidRPr="00D43589" w:rsidR="00A866D7" w:rsidP="3B9F3181" w:rsidRDefault="00A866D7" w14:paraId="434C6D26" w14:textId="77777777">
      <w:pPr>
        <w:spacing w:after="0" w:line="360" w:lineRule="auto"/>
        <w:ind w:firstLine="709"/>
        <w:jc w:val="right"/>
        <w:rPr>
          <w:rFonts w:ascii="Times New Roman" w:hAnsi="Times New Roman" w:cs="Times New Roman"/>
          <w:b w:val="1"/>
          <w:bCs w:val="1"/>
          <w:sz w:val="28"/>
          <w:szCs w:val="28"/>
        </w:rPr>
      </w:pPr>
    </w:p>
    <w:p w:rsidRPr="00D43589" w:rsidR="0072291A" w:rsidP="3B9F3181" w:rsidRDefault="006D5DF8" w14:paraId="66041129" w14:textId="14AF64B0">
      <w:pPr>
        <w:pStyle w:val="Normal"/>
        <w:suppressLineNumbers w:val="0"/>
        <w:bidi w:val="0"/>
        <w:spacing w:before="0" w:beforeAutospacing="off" w:after="0" w:afterAutospacing="off" w:line="240" w:lineRule="auto"/>
        <w:ind w:left="0" w:right="0" w:firstLine="709"/>
        <w:jc w:val="right"/>
        <w:rPr>
          <w:rFonts w:ascii="Times New Roman" w:hAnsi="Times New Roman" w:cs="Times New Roman"/>
          <w:color w:val="000000" w:themeColor="text1" w:themeTint="FF" w:themeShade="FF"/>
          <w:sz w:val="24"/>
          <w:szCs w:val="24"/>
          <w:rPrChange w:author="Isabella" w:date="2026-10-06T20:20:00Z" w:id="2029621390">
            <w:rPr>
              <w:rFonts w:ascii="Times New Roman" w:hAnsi="Times New Roman" w:cs="Times New Roman"/>
              <w:sz w:val="24"/>
              <w:szCs w:val="24"/>
            </w:rPr>
          </w:rPrChange>
        </w:rPr>
      </w:pPr>
      <w:r w:rsidR="006D5DF8">
        <w:rPr>
          <w:rFonts w:ascii="Times New Roman" w:hAnsi="Times New Roman" w:cs="Times New Roman"/>
          <w:color w:val="000000" w:themeColor="text1"/>
          <w:sz w:val="24"/>
          <w:szCs w:val="24"/>
        </w:rPr>
        <w:t>[</w:t>
      </w:r>
      <w:r w:rsidRPr="3B9F3181" w:rsidR="359E6179">
        <w:rPr>
          <w:rFonts w:ascii="Times New Roman" w:hAnsi="Times New Roman" w:cs="Times New Roman"/>
          <w:b w:val="0"/>
          <w:bCs w:val="0"/>
          <w:color w:val="000000" w:themeColor="text1" w:themeTint="FF" w:themeShade="FF"/>
          <w:sz w:val="24"/>
          <w:szCs w:val="24"/>
        </w:rPr>
        <w:t xml:space="preserve">ISABELLA LUIZA DOS SANTOS </w:t>
      </w:r>
      <w:r w:rsidRPr="600433F1" w:rsidR="359E6179">
        <w:rPr>
          <w:rFonts w:ascii="Times New Roman" w:hAnsi="Times New Roman" w:cs="Times New Roman"/>
          <w:b w:val="0"/>
          <w:bCs w:val="0"/>
          <w:color w:val="000000" w:themeColor="text1" w:themeTint="FF" w:themeShade="FF"/>
          <w:sz w:val="24"/>
          <w:szCs w:val="24"/>
        </w:rPr>
        <w:t>SOUZA</w:t>
      </w:r>
      <w:r w:rsidRPr="3B9F3181" w:rsidR="006D5DF8">
        <w:rPr>
          <w:rFonts w:ascii="Times New Roman" w:hAnsi="Times New Roman" w:cs="Times New Roman"/>
          <w:color w:val="000000" w:themeColor="text1" w:themeTint="FF" w:themeShade="FF"/>
          <w:sz w:val="24"/>
          <w:szCs w:val="24"/>
        </w:rPr>
        <w:t>]</w:t>
      </w:r>
      <w:r w:rsidRPr="3B9F3181">
        <w:rPr>
          <w:rStyle w:val="Refdenotaderodap"/>
          <w:rFonts w:ascii="Times New Roman" w:hAnsi="Times New Roman" w:cs="Times New Roman"/>
          <w:color w:val="000000" w:themeColor="text1" w:themeTint="FF" w:themeShade="FF"/>
          <w:sz w:val="24"/>
          <w:szCs w:val="24"/>
        </w:rPr>
        <w:footnoteReference w:id="2665"/>
      </w:r>
      <w:ins w:author="ALAN SILVA ARAUJO" w:date="2026-10-12T23:43:19.867Z" w16du:dateUtc="2026-10-12T23:43:19.867Z" w:id="1104628194">
        <w:r w:rsidRPr="600433F1" w:rsidR="582175E1">
          <w:rPr>
            <w:rStyle w:val="Refdenotaderodap"/>
            <w:rFonts w:ascii="Times New Roman" w:hAnsi="Times New Roman" w:cs="Times New Roman"/>
            <w:color w:val="000000" w:themeColor="text1" w:themeTint="FF" w:themeShade="FF"/>
            <w:sz w:val="24"/>
            <w:szCs w:val="24"/>
          </w:rPr>
          <w:t xml:space="preserve"> </w:t>
        </w:r>
      </w:ins>
    </w:p>
    <w:p w:rsidRPr="00D43589" w:rsidR="00FC70D8" w:rsidP="0072291A" w:rsidRDefault="00595417" w14:paraId="4513413D" w14:textId="77777777">
      <w:pPr>
        <w:spacing w:after="0" w:line="240" w:lineRule="auto"/>
        <w:ind w:firstLine="709"/>
        <w:jc w:val="right"/>
        <w:rPr>
          <w:rFonts w:ascii="Times New Roman" w:hAnsi="Times New Roman" w:cs="Times New Roman"/>
          <w:color w:val="000000" w:themeColor="text1"/>
          <w:sz w:val="24"/>
          <w:szCs w:val="24"/>
          <w:rPrChange w:author="Isabella" w:date="2026-10-06T20:20:00Z" w:id="1664672893">
            <w:rPr>
              <w:rFonts w:ascii="Times New Roman" w:hAnsi="Times New Roman" w:cs="Times New Roman"/>
              <w:sz w:val="24"/>
              <w:szCs w:val="24"/>
            </w:rPr>
          </w:rPrChange>
        </w:rPr>
      </w:pPr>
      <w:r w:rsidR="00595417">
        <w:rPr>
          <w:rFonts w:ascii="Times New Roman" w:hAnsi="Times New Roman" w:cs="Times New Roman"/>
          <w:color w:val="000000" w:themeColor="text1"/>
          <w:sz w:val="24"/>
          <w:szCs w:val="24"/>
        </w:rPr>
        <w:t>ARTHUR GOMES DE JESUS</w:t>
      </w:r>
      <w:r>
        <w:rPr>
          <w:rStyle w:val="Refdenotaderodap"/>
          <w:rFonts w:ascii="Times New Roman" w:hAnsi="Times New Roman" w:cs="Times New Roman"/>
          <w:color w:val="000000" w:themeColor="text1"/>
          <w:sz w:val="24"/>
          <w:szCs w:val="24"/>
        </w:rPr>
        <w:footnoteReference w:id="2"/>
      </w:r>
    </w:p>
    <w:p w:rsidRPr="00D43589" w:rsidR="00595417" w:rsidP="00A866D7" w:rsidRDefault="00595417" w14:paraId="0EBA97DB" w14:textId="77777777">
      <w:pPr>
        <w:spacing w:after="0" w:line="240" w:lineRule="auto"/>
        <w:ind w:firstLine="709"/>
        <w:jc w:val="right"/>
        <w:rPr>
          <w:rFonts w:ascii="Times New Roman" w:hAnsi="Times New Roman" w:cs="Times New Roman"/>
          <w:color w:val="000000" w:themeColor="text1"/>
          <w:sz w:val="24"/>
          <w:szCs w:val="24"/>
          <w:rPrChange w:author="Isabella" w:date="2026-10-06T20:20:00Z" w:id="1021936920">
            <w:rPr>
              <w:rFonts w:ascii="Times New Roman" w:hAnsi="Times New Roman" w:cs="Times New Roman"/>
              <w:sz w:val="24"/>
              <w:szCs w:val="24"/>
            </w:rPr>
          </w:rPrChange>
        </w:rPr>
      </w:pPr>
      <w:r w:rsidR="00595417">
        <w:rPr>
          <w:rFonts w:ascii="Times New Roman" w:hAnsi="Times New Roman" w:cs="Times New Roman"/>
          <w:color w:val="000000" w:themeColor="text1"/>
          <w:sz w:val="24"/>
          <w:szCs w:val="24"/>
        </w:rPr>
        <w:t>ALAN SILVA ARAUJO</w:t>
      </w:r>
      <w:r>
        <w:rPr>
          <w:rStyle w:val="Refdenotaderodap"/>
          <w:rFonts w:ascii="Times New Roman" w:hAnsi="Times New Roman" w:cs="Times New Roman"/>
          <w:color w:val="000000" w:themeColor="text1"/>
          <w:sz w:val="24"/>
          <w:szCs w:val="24"/>
        </w:rPr>
        <w:footnoteReference w:id="3"/>
      </w:r>
    </w:p>
    <w:p w:rsidRPr="00D43589" w:rsidR="00595417" w:rsidP="00A866D7" w:rsidRDefault="00595417" w14:paraId="2760661B" w14:textId="77777777">
      <w:pPr>
        <w:spacing w:after="0" w:line="240" w:lineRule="auto"/>
        <w:ind w:firstLine="709"/>
        <w:jc w:val="right"/>
        <w:rPr>
          <w:rFonts w:ascii="Times New Roman" w:hAnsi="Times New Roman" w:cs="Times New Roman"/>
          <w:color w:val="000000" w:themeColor="text1"/>
          <w:sz w:val="24"/>
          <w:szCs w:val="24"/>
          <w:rPrChange w:author="Isabella" w:date="2026-10-06T20:20:00Z" w:id="1527044736">
            <w:rPr>
              <w:rFonts w:ascii="Times New Roman" w:hAnsi="Times New Roman" w:cs="Times New Roman"/>
              <w:sz w:val="24"/>
              <w:szCs w:val="24"/>
            </w:rPr>
          </w:rPrChange>
        </w:rPr>
      </w:pPr>
      <w:r w:rsidR="00595417">
        <w:rPr>
          <w:rFonts w:ascii="Times New Roman" w:hAnsi="Times New Roman" w:cs="Times New Roman"/>
          <w:color w:val="000000" w:themeColor="text1"/>
          <w:sz w:val="24"/>
          <w:szCs w:val="24"/>
        </w:rPr>
        <w:t>GUILHERME ARCANJO BARRA</w:t>
      </w:r>
      <w:r>
        <w:rPr>
          <w:rStyle w:val="Refdenotaderodap"/>
          <w:rFonts w:ascii="Times New Roman" w:hAnsi="Times New Roman" w:cs="Times New Roman"/>
          <w:color w:val="000000" w:themeColor="text1"/>
          <w:sz w:val="24"/>
          <w:szCs w:val="24"/>
        </w:rPr>
        <w:footnoteReference w:id="4"/>
      </w:r>
    </w:p>
    <w:p w:rsidRPr="00D43589" w:rsidR="00595417" w:rsidP="00FC70D8" w:rsidRDefault="00595417" w14:paraId="3839E077" w14:textId="77777777">
      <w:pPr>
        <w:spacing w:after="0" w:line="240" w:lineRule="auto"/>
        <w:ind w:firstLine="709"/>
        <w:jc w:val="right"/>
        <w:rPr>
          <w:rFonts w:ascii="Times New Roman" w:hAnsi="Times New Roman" w:cs="Times New Roman"/>
          <w:color w:val="000000" w:themeColor="text1"/>
          <w:sz w:val="24"/>
          <w:szCs w:val="24"/>
          <w:rPrChange w:author="Isabella" w:date="2026-10-06T20:20:00Z" w:id="58">
            <w:rPr>
              <w:rFonts w:ascii="Times New Roman" w:hAnsi="Times New Roman" w:cs="Times New Roman"/>
              <w:sz w:val="24"/>
              <w:szCs w:val="24"/>
            </w:rPr>
          </w:rPrChange>
        </w:rPr>
      </w:pPr>
    </w:p>
    <w:p w:rsidRPr="00D43589" w:rsidR="00595417" w:rsidP="00F670B9" w:rsidRDefault="00595417" w14:paraId="1F651A16" w14:textId="77777777">
      <w:pPr>
        <w:spacing w:after="0" w:line="240" w:lineRule="auto"/>
        <w:ind w:firstLine="709"/>
        <w:jc w:val="right"/>
        <w:rPr>
          <w:rFonts w:ascii="Times New Roman" w:hAnsi="Times New Roman" w:cs="Times New Roman"/>
          <w:b/>
          <w:color w:val="000000" w:themeColor="text1"/>
          <w:sz w:val="24"/>
          <w:szCs w:val="24"/>
          <w:rPrChange w:author="Isabella" w:date="2026-10-06T20:20:00Z" w:id="59">
            <w:rPr>
              <w:rFonts w:ascii="Times New Roman" w:hAnsi="Times New Roman" w:cs="Times New Roman"/>
              <w:b/>
              <w:sz w:val="24"/>
              <w:szCs w:val="24"/>
            </w:rPr>
          </w:rPrChange>
        </w:rPr>
      </w:pPr>
    </w:p>
    <w:p w:rsidRPr="00D43589" w:rsidR="00F670B9" w:rsidP="00F670B9" w:rsidRDefault="00F670B9" w14:paraId="04A68434" w14:textId="77777777">
      <w:pPr>
        <w:spacing w:after="0" w:line="360" w:lineRule="auto"/>
        <w:jc w:val="both"/>
        <w:rPr>
          <w:rFonts w:ascii="Times New Roman" w:hAnsi="Times New Roman" w:cs="Times New Roman"/>
          <w:b/>
          <w:color w:val="000000" w:themeColor="text1"/>
          <w:sz w:val="24"/>
          <w:szCs w:val="24"/>
          <w:rPrChange w:author="Isabella" w:date="2026-10-06T20:20:00Z" w:id="60">
            <w:rPr>
              <w:rFonts w:ascii="Times New Roman" w:hAnsi="Times New Roman" w:cs="Times New Roman"/>
              <w:b/>
              <w:sz w:val="24"/>
              <w:szCs w:val="24"/>
            </w:rPr>
          </w:rPrChange>
        </w:rPr>
      </w:pPr>
    </w:p>
    <w:p w:rsidRPr="00D43589" w:rsidR="00F670B9" w:rsidP="00F670B9" w:rsidRDefault="00F670B9" w14:paraId="032A79F0" w14:textId="77777777">
      <w:pPr>
        <w:spacing w:after="0" w:line="360" w:lineRule="auto"/>
        <w:jc w:val="both"/>
        <w:rPr>
          <w:rFonts w:ascii="Times New Roman" w:hAnsi="Times New Roman" w:cs="Times New Roman"/>
          <w:b/>
          <w:color w:val="000000" w:themeColor="text1"/>
          <w:sz w:val="24"/>
          <w:szCs w:val="24"/>
          <w:rPrChange w:author="Isabella" w:date="2026-10-06T20:20:00Z" w:id="61">
            <w:rPr>
              <w:rFonts w:ascii="Times New Roman" w:hAnsi="Times New Roman" w:cs="Times New Roman"/>
              <w:b/>
              <w:sz w:val="24"/>
              <w:szCs w:val="24"/>
            </w:rPr>
          </w:rPrChange>
        </w:rPr>
      </w:pPr>
    </w:p>
    <w:p w:rsidRPr="00D43589" w:rsidR="00A866D7" w:rsidDel="006D5DF8" w:rsidP="5097ED2A" w:rsidRDefault="00A866D7" w14:paraId="0F94A4C3" w14:textId="77777777">
      <w:pPr>
        <w:spacing w:after="0" w:line="240" w:lineRule="auto"/>
        <w:jc w:val="both"/>
        <w:rPr>
          <w:rFonts w:ascii="Times New Roman" w:hAnsi="Times New Roman" w:cs="Times New Roman"/>
          <w:b w:val="1"/>
          <w:bCs w:val="1"/>
          <w:sz w:val="24"/>
          <w:szCs w:val="24"/>
        </w:rPr>
      </w:pPr>
      <w:r w:rsidRPr="5097ED2A" w:rsidR="00A866D7">
        <w:rPr>
          <w:rFonts w:ascii="Times New Roman" w:hAnsi="Times New Roman" w:cs="Times New Roman"/>
          <w:b w:val="1"/>
          <w:bCs w:val="1"/>
          <w:color w:val="000000" w:themeColor="text1" w:themeTint="FF" w:themeShade="FF"/>
          <w:sz w:val="24"/>
          <w:szCs w:val="24"/>
          <w:rPrChange w:author="Isabella" w:date="2026-10-06T20:20:00Z" w16du:dateUtc="2026-10-06T20:20:00Z" w:id="762832587">
            <w:rPr>
              <w:rFonts w:ascii="Times New Roman" w:hAnsi="Times New Roman" w:cs="Times New Roman"/>
              <w:b w:val="1"/>
              <w:bCs w:val="1"/>
              <w:sz w:val="24"/>
              <w:szCs w:val="24"/>
            </w:rPr>
          </w:rPrChange>
        </w:rPr>
        <w:t>RESUMO</w:t>
      </w:r>
    </w:p>
    <w:p w:rsidRPr="00D43589" w:rsidR="00CF7C84" w:rsidDel="006D5DF8" w:rsidP="5097ED2A" w:rsidRDefault="00CF7C84" w14:paraId="548185A3" w14:textId="77777777">
      <w:pPr>
        <w:spacing w:after="0" w:line="240" w:lineRule="auto"/>
        <w:jc w:val="both"/>
        <w:rPr>
          <w:rFonts w:ascii="Times New Roman" w:hAnsi="Times New Roman" w:cs="Times New Roman"/>
          <w:b w:val="1"/>
          <w:bCs w:val="1"/>
          <w:color w:val="000000" w:themeColor="text1"/>
          <w:sz w:val="24"/>
          <w:szCs w:val="24"/>
          <w:rPrChange w:author="Isabella" w:date="2026-10-06T20:20:00Z" w:id="490150826">
            <w:rPr>
              <w:rFonts w:ascii="Times New Roman" w:hAnsi="Times New Roman" w:cs="Times New Roman"/>
              <w:b w:val="1"/>
              <w:bCs w:val="1"/>
              <w:sz w:val="24"/>
              <w:szCs w:val="24"/>
            </w:rPr>
          </w:rPrChange>
        </w:rPr>
      </w:pPr>
    </w:p>
    <w:p w:rsidRPr="00D43589" w:rsidR="00623E37" w:rsidP="5097ED2A" w:rsidRDefault="00AE49E2" w14:paraId="07F0A2EC" w14:textId="23209D19">
      <w:pPr>
        <w:spacing w:after="0" w:line="360" w:lineRule="auto"/>
        <w:jc w:val="both"/>
        <w:rPr>
          <w:rFonts w:ascii="Times New Roman" w:hAnsi="Times New Roman" w:cs="Times New Roman"/>
          <w:color w:val="000000" w:themeColor="text1"/>
          <w:sz w:val="24"/>
          <w:szCs w:val="24"/>
        </w:rPr>
      </w:pPr>
      <w:r w:rsidRPr="5097ED2A" w:rsidR="00AE49E2">
        <w:rPr>
          <w:rFonts w:ascii="Times New Roman" w:hAnsi="Times New Roman"/>
          <w:b w:val="1"/>
          <w:bCs w:val="1"/>
          <w:color w:val="000000" w:themeColor="text1" w:themeTint="FF" w:themeShade="FF"/>
          <w:sz w:val="24"/>
          <w:szCs w:val="24"/>
        </w:rPr>
        <w:t xml:space="preserve">INSTRUÇÃO: </w:t>
      </w:r>
      <w:r w:rsidRPr="5097ED2A" w:rsidR="00AE49E2">
        <w:rPr>
          <w:rFonts w:ascii="Times New Roman" w:hAnsi="Times New Roman"/>
          <w:i w:val="1"/>
          <w:iCs w:val="1"/>
          <w:color w:val="000000" w:themeColor="text1" w:themeTint="FF" w:themeShade="FF"/>
          <w:sz w:val="24"/>
          <w:szCs w:val="24"/>
        </w:rPr>
        <w:t xml:space="preserve">gere o texto com o arquivo </w:t>
      </w:r>
      <w:r w:rsidRPr="5097ED2A" w:rsidR="00AE49E2">
        <w:rPr>
          <w:rFonts w:ascii="Times New Roman" w:hAnsi="Times New Roman"/>
          <w:i w:val="1"/>
          <w:iCs w:val="1"/>
          <w:color w:val="000000" w:themeColor="text1" w:themeTint="FF" w:themeShade="FF"/>
          <w:sz w:val="24"/>
          <w:szCs w:val="24"/>
        </w:rPr>
        <w:t>Markdown</w:t>
      </w:r>
      <w:r w:rsidRPr="5097ED2A" w:rsidR="00AE49E2">
        <w:rPr>
          <w:rFonts w:ascii="Times New Roman" w:hAnsi="Times New Roman"/>
          <w:i w:val="1"/>
          <w:iCs w:val="1"/>
          <w:color w:val="000000" w:themeColor="text1" w:themeTint="FF" w:themeShade="FF"/>
          <w:sz w:val="24"/>
          <w:szCs w:val="24"/>
        </w:rPr>
        <w:t xml:space="preserve"> final. Depois, cole o bloco RESUMO COMPLETO abaixo, apague todas as marcações entre colchetes e mantenha um único parágrafo, sem tópicos ou subtítulos.</w:t>
      </w:r>
      <w:r>
        <w:br/>
      </w:r>
      <w:r>
        <w:br/>
      </w:r>
      <w:r w:rsidRPr="5097ED2A" w:rsidR="00AE49E2">
        <w:rPr>
          <w:rFonts w:ascii="Times New Roman" w:hAnsi="Times New Roman"/>
          <w:color w:val="000000" w:themeColor="text1" w:themeTint="FF" w:themeShade="FF"/>
          <w:sz w:val="24"/>
          <w:szCs w:val="24"/>
        </w:rPr>
        <w:t>As apostas online ganharam espaço no cotidiano brasileiro com o “Jogo do Tigrinho”, um caça-níquel digital divulgado sobretudo por influenciadores. Quando o tema chega ao debate público, a atenção costuma recair sobre o jogador e sobre a lei, e raramente sobre quem projeta e programa o aplicativo. Este trabalho muda o ponto de vista e parte da área de Análise e Desenvolvimento de Sistemas para perguntar que decisões de design e de implementação a literatura aponta como capazes de favorecer o jogo compulsivo e o que isso significa para a responsabilidade de quem desenvolve. A justificativa é dupla: faltam estudos sobre o mercado brasileiro, e cada recurso discutido, de um valor sugerido a uma animação, é uma decisão que alguém escreveu em código. O objetivo é analisar, com base em três estudos recentes, como práticas de interface e mecânicas de reforço podem ser lidas como escolhas de desenvolvimento e discutir caminhos de design ético. Trata-se de uma revisão bibliográfica narrativa, qualitativa e de natureza teórica, sem procedimentos práticos. A busca foi feita na web em outubro de 2026, com termos como “</w:t>
      </w:r>
      <w:r w:rsidRPr="5097ED2A" w:rsidR="00AE49E2">
        <w:rPr>
          <w:rFonts w:ascii="Times New Roman" w:hAnsi="Times New Roman"/>
          <w:color w:val="000000" w:themeColor="text1" w:themeTint="FF" w:themeShade="FF"/>
          <w:sz w:val="24"/>
          <w:szCs w:val="24"/>
        </w:rPr>
        <w:t>dark</w:t>
      </w:r>
      <w:r w:rsidRPr="5097ED2A" w:rsidR="00AE49E2">
        <w:rPr>
          <w:rFonts w:ascii="Times New Roman" w:hAnsi="Times New Roman"/>
          <w:color w:val="000000" w:themeColor="text1" w:themeTint="FF" w:themeShade="FF"/>
          <w:sz w:val="24"/>
          <w:szCs w:val="24"/>
        </w:rPr>
        <w:t xml:space="preserve"> </w:t>
      </w:r>
      <w:r w:rsidRPr="5097ED2A" w:rsidR="00AE49E2">
        <w:rPr>
          <w:rFonts w:ascii="Times New Roman" w:hAnsi="Times New Roman"/>
          <w:color w:val="000000" w:themeColor="text1" w:themeTint="FF" w:themeShade="FF"/>
          <w:sz w:val="24"/>
          <w:szCs w:val="24"/>
        </w:rPr>
        <w:t>patterns</w:t>
      </w:r>
      <w:r w:rsidRPr="5097ED2A" w:rsidR="00AE49E2">
        <w:rPr>
          <w:rFonts w:ascii="Times New Roman" w:hAnsi="Times New Roman"/>
          <w:color w:val="000000" w:themeColor="text1" w:themeTint="FF" w:themeShade="FF"/>
          <w:sz w:val="24"/>
          <w:szCs w:val="24"/>
        </w:rPr>
        <w:t xml:space="preserve"> </w:t>
      </w:r>
      <w:r w:rsidRPr="5097ED2A" w:rsidR="00AE49E2">
        <w:rPr>
          <w:rFonts w:ascii="Times New Roman" w:hAnsi="Times New Roman"/>
          <w:color w:val="000000" w:themeColor="text1" w:themeTint="FF" w:themeShade="FF"/>
          <w:sz w:val="24"/>
          <w:szCs w:val="24"/>
        </w:rPr>
        <w:t>gambling</w:t>
      </w:r>
      <w:r w:rsidRPr="5097ED2A" w:rsidR="00AE49E2">
        <w:rPr>
          <w:rFonts w:ascii="Times New Roman" w:hAnsi="Times New Roman"/>
          <w:color w:val="000000" w:themeColor="text1" w:themeTint="FF" w:themeShade="FF"/>
          <w:sz w:val="24"/>
          <w:szCs w:val="24"/>
        </w:rPr>
        <w:t>” e “</w:t>
      </w:r>
      <w:r w:rsidRPr="5097ED2A" w:rsidR="00AE49E2">
        <w:rPr>
          <w:rFonts w:ascii="Times New Roman" w:hAnsi="Times New Roman"/>
          <w:color w:val="000000" w:themeColor="text1" w:themeTint="FF" w:themeShade="FF"/>
          <w:sz w:val="24"/>
          <w:szCs w:val="24"/>
        </w:rPr>
        <w:t>near</w:t>
      </w:r>
      <w:r w:rsidRPr="5097ED2A" w:rsidR="00AE49E2">
        <w:rPr>
          <w:rFonts w:ascii="Times New Roman" w:hAnsi="Times New Roman"/>
          <w:color w:val="000000" w:themeColor="text1" w:themeTint="FF" w:themeShade="FF"/>
          <w:sz w:val="24"/>
          <w:szCs w:val="24"/>
        </w:rPr>
        <w:t xml:space="preserve">-miss </w:t>
      </w:r>
      <w:r w:rsidRPr="5097ED2A" w:rsidR="00AE49E2">
        <w:rPr>
          <w:rFonts w:ascii="Times New Roman" w:hAnsi="Times New Roman"/>
          <w:color w:val="000000" w:themeColor="text1" w:themeTint="FF" w:themeShade="FF"/>
          <w:sz w:val="24"/>
          <w:szCs w:val="24"/>
        </w:rPr>
        <w:t>effect</w:t>
      </w:r>
      <w:r w:rsidRPr="5097ED2A" w:rsidR="00AE49E2">
        <w:rPr>
          <w:rFonts w:ascii="Times New Roman" w:hAnsi="Times New Roman"/>
          <w:color w:val="000000" w:themeColor="text1" w:themeTint="FF" w:themeShade="FF"/>
          <w:sz w:val="24"/>
          <w:szCs w:val="24"/>
        </w:rPr>
        <w:t xml:space="preserve"> online slot”, e os textos foram acessados em </w:t>
      </w:r>
      <w:r w:rsidRPr="5097ED2A" w:rsidR="00AE49E2">
        <w:rPr>
          <w:rFonts w:ascii="Times New Roman" w:hAnsi="Times New Roman"/>
          <w:color w:val="000000" w:themeColor="text1" w:themeTint="FF" w:themeShade="FF"/>
          <w:sz w:val="24"/>
          <w:szCs w:val="24"/>
        </w:rPr>
        <w:t>PubMed</w:t>
      </w:r>
      <w:r w:rsidRPr="5097ED2A" w:rsidR="00AE49E2">
        <w:rPr>
          <w:rFonts w:ascii="Times New Roman" w:hAnsi="Times New Roman"/>
          <w:color w:val="000000" w:themeColor="text1" w:themeTint="FF" w:themeShade="FF"/>
          <w:sz w:val="24"/>
          <w:szCs w:val="24"/>
        </w:rPr>
        <w:t xml:space="preserve"> Central, Wiley Online Library e APA. Foram incluídos artigos de 2021 a 2026, revisados por pares, sobre apostas online e relacionados a design de interface ou reforço comportamental. Dessa triagem restaram três estudos, comparados quanto ao método, aos resultados e às limitações. Para quem desenvolve, o trabalho de </w:t>
      </w:r>
      <w:r w:rsidRPr="5097ED2A" w:rsidR="00AE49E2">
        <w:rPr>
          <w:rFonts w:ascii="Times New Roman" w:hAnsi="Times New Roman"/>
          <w:color w:val="000000" w:themeColor="text1" w:themeTint="FF" w:themeShade="FF"/>
          <w:sz w:val="24"/>
          <w:szCs w:val="24"/>
        </w:rPr>
        <w:t>McGarrigle</w:t>
      </w:r>
      <w:r w:rsidRPr="5097ED2A" w:rsidR="00AE49E2">
        <w:rPr>
          <w:rFonts w:ascii="Times New Roman" w:hAnsi="Times New Roman"/>
          <w:color w:val="000000" w:themeColor="text1" w:themeTint="FF" w:themeShade="FF"/>
          <w:sz w:val="24"/>
          <w:szCs w:val="24"/>
        </w:rPr>
        <w:t xml:space="preserve"> et al. (2026) incomoda por um motivo simples: os padrões que mais aparecem na revisão de escopo dos autores, como valores pré-definidos que favorecem a operadora, são decisões simples de interface, e não o resultado de tecnologia sofisticada. Um campo de aposta já preenchido com valor alto, uma tela de saque com etapas demais ou uma mensagem de urgência são escolhas pequenas, mas repetidas em muitas telas. </w:t>
      </w:r>
      <w:r w:rsidRPr="5097ED2A" w:rsidR="00AE49E2">
        <w:rPr>
          <w:rFonts w:ascii="Times New Roman" w:hAnsi="Times New Roman"/>
          <w:color w:val="000000" w:themeColor="text1" w:themeTint="FF" w:themeShade="FF"/>
          <w:sz w:val="24"/>
          <w:szCs w:val="24"/>
        </w:rPr>
        <w:t>Newall</w:t>
      </w:r>
      <w:r w:rsidRPr="5097ED2A" w:rsidR="00AE49E2">
        <w:rPr>
          <w:rFonts w:ascii="Times New Roman" w:hAnsi="Times New Roman"/>
          <w:color w:val="000000" w:themeColor="text1" w:themeTint="FF" w:themeShade="FF"/>
          <w:sz w:val="24"/>
          <w:szCs w:val="24"/>
        </w:rPr>
        <w:t xml:space="preserve"> (2025) ajuda a nomear essas escolhas ao separar a fricção que atrapalha o usuário, o design enganoso e o empurrão que explora vieses, como a ancoragem. Segundo o autor, auditorias mostraram que cerca de 70% dos sites sugeriam apostas acima do mínimo permitido, o que indica uma prática comum. Do lado do comportamento, Palmer, Ferrari e Clark (2024) testaram a quase-vitória em um simulador online de caça-níquel e observaram que ela aumentou a vontade de continuar jogando, além de acelerar o jogo e elevar o valor apostado. Nesse experimento, a frequência de quase-acertos foi definida pelos pesquisadores, o que sugere que, em um jogo real, esse valor é uma escolha de quem o programa. Há, porém, limites que impedem conclusões fortes. Os autores do experimento relataram um resultado inesperado, já que a quase-vitória foi avaliada como positiva e não como frustrante, e admitem que o mecanismo ainda não está claro. Já </w:t>
      </w:r>
      <w:r w:rsidRPr="5097ED2A" w:rsidR="00AE49E2">
        <w:rPr>
          <w:rFonts w:ascii="Times New Roman" w:hAnsi="Times New Roman"/>
          <w:color w:val="000000" w:themeColor="text1" w:themeTint="FF" w:themeShade="FF"/>
          <w:sz w:val="24"/>
          <w:szCs w:val="24"/>
        </w:rPr>
        <w:t>McGarrigle</w:t>
      </w:r>
      <w:r w:rsidRPr="5097ED2A" w:rsidR="00AE49E2">
        <w:rPr>
          <w:rFonts w:ascii="Times New Roman" w:hAnsi="Times New Roman"/>
          <w:color w:val="000000" w:themeColor="text1" w:themeTint="FF" w:themeShade="FF"/>
          <w:sz w:val="24"/>
          <w:szCs w:val="24"/>
        </w:rPr>
        <w:t xml:space="preserve"> et al. lembram que os dados internos das operadoras não são acessíveis, de modo que a ligação entre cada padrão e o dano ao jogador ainda é mais inferida do que demonstrada. Em resposta ao problema, a literatura revisada aponta como recorrentes os valores pré-definidos, a fricção para sacar ou encerrar a conta, as mensagens de urgência e a quase-vitória, e todos dependem de decisões de implementação. Como proposta do grupo, e não como achado dos estudos, parece razoável que profissionais questionem requisitos que ampliem o gasto do usuário, mantenham valores iniciais neutros e tornem o saque tão simples quanto o depósito. O trabalho tem limites: são apenas três artigos, a busca não foi sistemática e nenhum deles trata de plataformas brasileiras. Como próximos passos, vale analisar, com material público e sem apostar dinheiro, quais desses padrões aparecem em plataformas do tipo Tigrinho e incluir o design ético na formação de quem desenvolve sistemas.</w:t>
      </w:r>
    </w:p>
    <w:p w:rsidRPr="00D43589" w:rsidR="004708DB" w:rsidP="004708DB" w:rsidRDefault="004708DB" w14:paraId="35A6F002" w14:textId="77777777">
      <w:pPr>
        <w:spacing w:after="0" w:line="360" w:lineRule="auto"/>
        <w:jc w:val="both"/>
        <w:rPr>
          <w:rFonts w:ascii="Times New Roman" w:hAnsi="Times New Roman" w:cs="Times New Roman"/>
          <w:color w:val="000000" w:themeColor="text1"/>
          <w:sz w:val="24"/>
          <w:szCs w:val="24"/>
          <w:rPrChange w:author="Isabella" w:date="2026-10-06T20:20:00Z" w:id="85">
            <w:rPr>
              <w:rFonts w:ascii="Times New Roman" w:hAnsi="Times New Roman" w:cs="Times New Roman"/>
              <w:sz w:val="24"/>
              <w:szCs w:val="24"/>
            </w:rPr>
          </w:rPrChange>
        </w:rPr>
      </w:pPr>
    </w:p>
    <w:p w:rsidRPr="00D43589" w:rsidR="004708DB" w:rsidP="00AD1B1B" w:rsidRDefault="00ED28C6" w14:paraId="60524003" w14:textId="77777777">
      <w:pPr>
        <w:spacing w:after="0" w:line="240" w:lineRule="auto"/>
        <w:jc w:val="both"/>
        <w:rPr>
          <w:rFonts w:ascii="Times New Roman" w:hAnsi="Times New Roman" w:cs="Times New Roman"/>
          <w:color w:val="000000" w:themeColor="text1"/>
          <w:sz w:val="24"/>
          <w:szCs w:val="24"/>
        </w:rPr>
      </w:pPr>
      <w:r w:rsidRPr="5097ED2A" w:rsidR="00ED28C6">
        <w:rPr>
          <w:rFonts w:ascii="Times New Roman" w:hAnsi="Times New Roman"/>
          <w:b w:val="1"/>
          <w:bCs w:val="1"/>
          <w:color w:val="000000" w:themeColor="text1" w:themeTint="FF" w:themeShade="FF"/>
          <w:sz w:val="24"/>
          <w:szCs w:val="24"/>
        </w:rPr>
        <w:t xml:space="preserve">Palavras-chave: </w:t>
      </w:r>
      <w:r w:rsidRPr="5097ED2A" w:rsidR="00ED28C6">
        <w:rPr>
          <w:rFonts w:ascii="Times New Roman" w:hAnsi="Times New Roman"/>
          <w:color w:val="000000" w:themeColor="text1" w:themeTint="FF" w:themeShade="FF"/>
          <w:sz w:val="24"/>
          <w:szCs w:val="24"/>
        </w:rPr>
        <w:t>Dark</w:t>
      </w:r>
      <w:r w:rsidRPr="5097ED2A" w:rsidR="00ED28C6">
        <w:rPr>
          <w:rFonts w:ascii="Times New Roman" w:hAnsi="Times New Roman"/>
          <w:color w:val="000000" w:themeColor="text1" w:themeTint="FF" w:themeShade="FF"/>
          <w:sz w:val="24"/>
          <w:szCs w:val="24"/>
        </w:rPr>
        <w:t xml:space="preserve"> </w:t>
      </w:r>
      <w:r w:rsidRPr="5097ED2A" w:rsidR="00ED28C6">
        <w:rPr>
          <w:rFonts w:ascii="Times New Roman" w:hAnsi="Times New Roman"/>
          <w:color w:val="000000" w:themeColor="text1" w:themeTint="FF" w:themeShade="FF"/>
          <w:sz w:val="24"/>
          <w:szCs w:val="24"/>
        </w:rPr>
        <w:t>patterns</w:t>
      </w:r>
      <w:r w:rsidRPr="5097ED2A" w:rsidR="00ED28C6">
        <w:rPr>
          <w:rFonts w:ascii="Times New Roman" w:hAnsi="Times New Roman"/>
          <w:color w:val="000000" w:themeColor="text1" w:themeTint="FF" w:themeShade="FF"/>
          <w:sz w:val="24"/>
          <w:szCs w:val="24"/>
        </w:rPr>
        <w:t>. Apostas online. Design ético.</w:t>
      </w:r>
    </w:p>
    <w:p w:rsidRPr="00D43589" w:rsidR="004708DB" w:rsidP="00AD1B1B" w:rsidRDefault="004708DB" w14:paraId="4E6E9146" w14:textId="77777777">
      <w:pPr>
        <w:spacing w:after="0" w:line="240" w:lineRule="auto"/>
        <w:jc w:val="both"/>
        <w:rPr>
          <w:rFonts w:ascii="Times New Roman" w:hAnsi="Times New Roman" w:cs="Times New Roman"/>
          <w:b/>
          <w:color w:val="000000" w:themeColor="text1"/>
          <w:sz w:val="24"/>
          <w:szCs w:val="24"/>
          <w:rPrChange w:author="Isabella" w:date="2026-10-06T20:20:00Z" w:id="89">
            <w:rPr>
              <w:rFonts w:ascii="Times New Roman" w:hAnsi="Times New Roman" w:cs="Times New Roman"/>
              <w:b/>
              <w:sz w:val="24"/>
              <w:szCs w:val="24"/>
            </w:rPr>
          </w:rPrChange>
        </w:rPr>
      </w:pPr>
    </w:p>
    <w:p w:rsidRPr="00D43589" w:rsidR="00C259E1" w:rsidP="00AD1B1B" w:rsidRDefault="00C259E1" w14:paraId="02C810A3" w14:textId="77777777">
      <w:pPr>
        <w:spacing w:after="0" w:line="240" w:lineRule="auto"/>
        <w:jc w:val="both"/>
        <w:rPr>
          <w:rFonts w:ascii="Times New Roman" w:hAnsi="Times New Roman" w:cs="Times New Roman"/>
          <w:b/>
          <w:color w:val="000000" w:themeColor="text1"/>
          <w:sz w:val="24"/>
          <w:szCs w:val="24"/>
          <w:rPrChange w:author="Isabella" w:date="2026-10-06T20:20:00Z" w:id="90">
            <w:rPr>
              <w:rFonts w:ascii="Times New Roman" w:hAnsi="Times New Roman" w:cs="Times New Roman"/>
              <w:b/>
              <w:sz w:val="24"/>
              <w:szCs w:val="24"/>
            </w:rPr>
          </w:rPrChange>
        </w:rPr>
      </w:pPr>
    </w:p>
    <w:p w:rsidRPr="00D43589" w:rsidR="007641CF" w:rsidP="5097ED2A" w:rsidRDefault="007641CF" w14:paraId="5032E766" w14:textId="77777777">
      <w:pPr>
        <w:spacing w:after="0" w:line="240" w:lineRule="auto"/>
        <w:jc w:val="both"/>
        <w:rPr>
          <w:rFonts w:ascii="Times New Roman" w:hAnsi="Times New Roman" w:cs="Times New Roman"/>
          <w:b w:val="1"/>
          <w:bCs w:val="1"/>
          <w:color w:val="000000" w:themeColor="text1"/>
          <w:sz w:val="24"/>
          <w:szCs w:val="24"/>
        </w:rPr>
      </w:pPr>
      <w:r w:rsidRPr="5097ED2A" w:rsidR="007641CF">
        <w:rPr>
          <w:rFonts w:ascii="Times New Roman" w:hAnsi="Times New Roman" w:cs="Times New Roman"/>
          <w:b w:val="1"/>
          <w:bCs w:val="1"/>
          <w:color w:val="000000" w:themeColor="text1" w:themeTint="FF" w:themeShade="FF"/>
          <w:sz w:val="24"/>
          <w:szCs w:val="24"/>
        </w:rPr>
        <w:t>REFERÊNCIA</w:t>
      </w:r>
      <w:r w:rsidRPr="5097ED2A" w:rsidR="007641CF">
        <w:rPr>
          <w:rFonts w:ascii="Times New Roman" w:hAnsi="Times New Roman" w:cs="Times New Roman"/>
          <w:b w:val="1"/>
          <w:bCs w:val="1"/>
          <w:color w:val="000000" w:themeColor="text1" w:themeTint="FF" w:themeShade="FF"/>
          <w:sz w:val="24"/>
          <w:szCs w:val="24"/>
        </w:rPr>
        <w:t>S</w:t>
      </w:r>
    </w:p>
    <w:p w:rsidRPr="00D43589" w:rsidR="00A93D78" w:rsidP="00C708FD" w:rsidRDefault="00A93D78" w14:paraId="4BE41803" w14:textId="77777777">
      <w:pPr>
        <w:spacing w:before="200" w:line="240" w:lineRule="auto"/>
        <w:rPr>
          <w:rFonts w:ascii="Times New Roman" w:hAnsi="Times New Roman" w:cs="Times New Roman"/>
          <w:color w:val="000000" w:themeColor="text1"/>
          <w:sz w:val="24"/>
          <w:szCs w:val="24"/>
          <w:rPrChange w:author="Isabella" w:date="2026-10-06T20:20:00Z" w:id="96">
            <w:rPr>
              <w:rFonts w:ascii="Times New Roman" w:hAnsi="Times New Roman" w:cs="Times New Roman"/>
              <w:sz w:val="24"/>
              <w:szCs w:val="24"/>
            </w:rPr>
          </w:rPrChange>
        </w:rPr>
      </w:pPr>
      <w:r>
        <w:rPr>
          <w:rFonts w:ascii="Times New Roman" w:hAnsi="Times New Roman" w:cs="Times New Roman"/>
          <w:color w:val="000000" w:themeColor="text1"/>
          <w:sz w:val="24"/>
          <w:szCs w:val="24"/>
        </w:rPr>
        <w:t xml:space="preserve">McGARRIGLE, J. et al. Dark patterns in online gambling: a scoping review and classification of deceptive design practices. </w:t>
      </w:r>
      <w:r>
        <w:rPr>
          <w:rFonts w:ascii="Times New Roman" w:hAnsi="Times New Roman" w:cs="Times New Roman"/>
          <w:i/>
          <w:color w:val="000000" w:themeColor="text1"/>
          <w:sz w:val="24"/>
          <w:szCs w:val="24"/>
        </w:rPr>
        <w:t xml:space="preserve">Journal of Behavioral Addictions</w:t>
      </w:r>
      <w:r>
        <w:rPr>
          <w:rFonts w:ascii="Times New Roman" w:hAnsi="Times New Roman" w:cs="Times New Roman"/>
          <w:color w:val="000000" w:themeColor="text1"/>
          <w:sz w:val="24"/>
          <w:szCs w:val="24"/>
        </w:rPr>
        <w:t xml:space="preserve">, v. 15, n. 1, p. 99-114, 2026. DOI: 10.1556/2006.2025.00096.</w:t>
      </w:r>
    </w:p>
    <w:p w:rsidRPr="00D43589" w:rsidR="00C708FD" w:rsidP="00C708FD" w:rsidRDefault="00C708FD" w14:paraId="087A0169" w14:textId="77777777">
      <w:pPr>
        <w:spacing w:before="200" w:line="240" w:lineRule="auto"/>
        <w:rPr>
          <w:rFonts w:ascii="Times New Roman" w:hAnsi="Times New Roman" w:cs="Times New Roman"/>
          <w:color w:val="000000" w:themeColor="text1"/>
          <w:sz w:val="24"/>
          <w:szCs w:val="24"/>
          <w:rPrChange w:author="Isabella" w:date="2026-10-06T20:20:00Z" w:id="98">
            <w:rPr>
              <w:rFonts w:ascii="Times New Roman" w:hAnsi="Times New Roman" w:cs="Times New Roman"/>
              <w:sz w:val="24"/>
              <w:szCs w:val="24"/>
            </w:rPr>
          </w:rPrChange>
        </w:rPr>
      </w:pPr>
      <w:r>
        <w:rPr>
          <w:rFonts w:ascii="Times New Roman" w:hAnsi="Times New Roman" w:cs="Times New Roman"/>
          <w:color w:val="000000" w:themeColor="text1"/>
          <w:sz w:val="24"/>
          <w:szCs w:val="24"/>
        </w:rPr>
        <w:t xml:space="preserve">NEWALL, P. Sludge, dark patterns and dark nudges: a taxonomy of online gambling platforms’ deceptive design features. </w:t>
      </w:r>
      <w:r>
        <w:rPr>
          <w:rFonts w:ascii="Times New Roman" w:hAnsi="Times New Roman" w:cs="Times New Roman"/>
          <w:i/>
          <w:color w:val="000000" w:themeColor="text1"/>
          <w:sz w:val="24"/>
          <w:szCs w:val="24"/>
        </w:rPr>
        <w:t xml:space="preserve">Addiction</w:t>
      </w:r>
      <w:r>
        <w:rPr>
          <w:rFonts w:ascii="Times New Roman" w:hAnsi="Times New Roman" w:cs="Times New Roman"/>
          <w:color w:val="000000" w:themeColor="text1"/>
          <w:sz w:val="24"/>
          <w:szCs w:val="24"/>
        </w:rPr>
        <w:t xml:space="preserve">, 2025. DOI: 10.1111/add.70085.</w:t>
      </w:r>
    </w:p>
    <w:p w:rsidRPr="00D43589" w:rsidR="00C708FD" w:rsidP="00C708FD" w:rsidRDefault="00C708FD" w14:paraId="5A7B3C01" w14:textId="77777777">
      <w:pPr>
        <w:spacing w:before="200" w:line="240" w:lineRule="auto"/>
        <w:rPr>
          <w:rFonts w:ascii="Times New Roman" w:hAnsi="Times New Roman" w:cs="Times New Roman"/>
          <w:color w:val="000000" w:themeColor="text1"/>
          <w:sz w:val="24"/>
          <w:szCs w:val="24"/>
          <w:rPrChange w:author="Isabella" w:date="2026-10-06T20:20:00Z" w:id="98">
            <w:rPr>
              <w:rFonts w:ascii="Times New Roman" w:hAnsi="Times New Roman" w:cs="Times New Roman"/>
              <w:sz w:val="24"/>
              <w:szCs w:val="24"/>
            </w:rPr>
          </w:rPrChange>
        </w:rPr>
      </w:pPr>
      <w:r>
        <w:rPr>
          <w:rFonts w:ascii="Times New Roman" w:hAnsi="Times New Roman" w:cs="Times New Roman"/>
          <w:color w:val="000000" w:themeColor="text1"/>
          <w:sz w:val="24"/>
          <w:szCs w:val="24"/>
        </w:rPr>
        <w:t xml:space="preserve">PALMER, L.; FERRARI, M. A.; CLARK, L. The near-miss effect in online slot machine gambling: a series of conceptual replications. </w:t>
      </w:r>
      <w:r>
        <w:rPr>
          <w:rFonts w:ascii="Times New Roman" w:hAnsi="Times New Roman" w:cs="Times New Roman"/>
          <w:i/>
          <w:color w:val="000000" w:themeColor="text1"/>
          <w:sz w:val="24"/>
          <w:szCs w:val="24"/>
        </w:rPr>
        <w:t xml:space="preserve">Psychology of Addictive Behaviors</w:t>
      </w:r>
      <w:r>
        <w:rPr>
          <w:rFonts w:ascii="Times New Roman" w:hAnsi="Times New Roman" w:cs="Times New Roman"/>
          <w:color w:val="000000" w:themeColor="text1"/>
          <w:sz w:val="24"/>
          <w:szCs w:val="24"/>
        </w:rPr>
        <w:t xml:space="preserve">, 2024. DOI: 10.1037/adb0000999.</w:t>
      </w:r>
    </w:p>
    <w:sectPr w:rsidRPr="00D43589" w:rsidR="00C708FD">
      <w:headerReference w:type="default" r:id="rId10"/>
      <w:pgSz w:w="11906" w:h="16838" w:orient="portrait"/>
      <w:pgMar w:top="1417" w:right="1701" w:bottom="1417" w:left="1701"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2246" w:rsidP="00FC70D8" w:rsidRDefault="00FB2246" w14:paraId="70650447" w14:textId="77777777">
      <w:pPr>
        <w:spacing w:after="0" w:line="240" w:lineRule="auto"/>
      </w:pPr>
      <w:r>
        <w:separator/>
      </w:r>
    </w:p>
  </w:endnote>
  <w:endnote w:type="continuationSeparator" w:id="0">
    <w:p w:rsidR="00FB2246" w:rsidP="00FC70D8" w:rsidRDefault="00FB2246" w14:paraId="40AA6C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15 w16se w16cid w16 w16cex w16sdtdh wp14">
  <w:footnote w:type="separator" w:id="-1">
    <w:p w:rsidR="00FB2246" w:rsidP="00FC70D8" w:rsidRDefault="00FB2246" w14:paraId="0933E764" w14:textId="77777777">
      <w:pPr>
        <w:spacing w:after="0" w:line="240" w:lineRule="auto"/>
      </w:pPr>
      <w:r>
        <w:separator/>
      </w:r>
    </w:p>
  </w:footnote>
  <w:footnote w:type="continuationSeparator" w:id="0">
    <w:p w:rsidR="00FB2246" w:rsidP="00FC70D8" w:rsidRDefault="00FB2246" w14:paraId="71FBBF79" w14:textId="77777777">
      <w:pPr>
        <w:spacing w:after="0" w:line="240" w:lineRule="auto"/>
      </w:pPr>
      <w:r>
        <w:continuationSeparator/>
      </w:r>
    </w:p>
  </w:footnote>
  <w:footnote w:id="2665">
    <w:p w:rsidRPr="006D5DF8" w:rsidR="0072291A" w:rsidP="3B9F3181" w:rsidRDefault="0072291A" w14:paraId="5A37C5F8" w14:textId="5E4E5923">
      <w:pPr>
        <w:pStyle w:val="Textodenotaderodap"/>
        <w:rPr>
          <w:rFonts w:ascii="Times New Roman" w:hAnsi="Times New Roman" w:cs="Times New Roman"/>
          <w:sz w:val="16"/>
          <w:szCs w:val="16"/>
        </w:rPr>
      </w:pPr>
      <w:r w:rsidRPr="006D5DF8">
        <w:rPr>
          <w:rFonts w:ascii="Times New Roman" w:hAnsi="Times New Roman" w:cs="Times New Roman"/>
          <w:sz w:val="16"/>
          <w:szCs w:val="16"/>
          <w:vertAlign w:val="superscript"/>
        </w:rPr>
        <w:footnoteRef/>
      </w:r>
      <w:del w:author="ALAN SILVA ARAUJO" w:date="2026-10-12T18:19:20.681Z" w16du:dateUtc="2026-10-12T18:19:20.681Z" w:id="722749057">
        <w:r w:rsidRPr="3B9F3181" w:rsidDel="3B9F3181">
          <w:rPr>
            <w:rFonts w:ascii="Times New Roman" w:hAnsi="Times New Roman" w:cs="Times New Roman"/>
            <w:sz w:val="16"/>
            <w:szCs w:val="16"/>
            <w:rPrChange w:author="Isabella" w:date="2026-10-06T19:10:00Z" w16du:dateUtc="2026-10-06T19:10:00Z" w:id="570978423">
              <w:rPr>
                <w:color w:val="FF0000"/>
              </w:rPr>
            </w:rPrChange>
          </w:rPr>
          <w:delText xml:space="preserve"> </w:delText>
        </w:r>
      </w:del>
      <w:r w:rsidRPr="006D5DF8" w:rsidR="3B9F3181">
        <w:rPr>
          <w:rFonts w:ascii="Times New Roman" w:hAnsi="Times New Roman" w:cs="Times New Roman"/>
          <w:sz w:val="16"/>
          <w:szCs w:val="16"/>
          <w:rPrChange w:author="Isabella" w:date="2026-10-06T19:10:00Z" w16du:dateUtc="2026-10-06T19:10:00Z" w:id="1054172145">
            <w:rPr>
              <w:color w:val="FF0000"/>
            </w:rPr>
          </w:rPrChange>
        </w:rPr>
        <w:t>isousa@brazcubas.edu.br</w:t>
      </w:r>
      <w:ins w:author="Isabella" w:date="2026-10-06T19:10:00Z" w16du:dateUtc="2026-10-06T19:10:00Z" w:id="144725064">
        <w:r w:rsidRPr="3B9F3181" w:rsidR="3B9F3181">
          <w:rPr>
            <w:rFonts w:ascii="Times New Roman" w:hAnsi="Times New Roman" w:cs="Times New Roman"/>
            <w:sz w:val="16"/>
            <w:szCs w:val="16"/>
          </w:rPr>
          <w:t xml:space="preserve"> -</w:t>
        </w:r>
      </w:ins>
      <w:r w:rsidRPr="3B9F3181" w:rsidR="3B9F3181">
        <w:rPr>
          <w:rFonts w:ascii="Times New Roman" w:hAnsi="Times New Roman" w:cs="Times New Roman"/>
          <w:sz w:val="16"/>
          <w:szCs w:val="16"/>
          <w:rPrChange w:author="Isabella" w:date="2026-10-06T19:10:00Z" w16du:dateUtc="2026-10-06T19:10:00Z" w:id="364288435"/>
        </w:rPr>
        <w:t xml:space="preserve"> </w:t>
      </w:r>
      <w:r w:rsidRPr="3B9F3181" w:rsidR="3B9F3181">
        <w:rPr>
          <w:rFonts w:ascii="Times New Roman" w:hAnsi="Times New Roman" w:cs="Times New Roman"/>
          <w:sz w:val="16"/>
          <w:szCs w:val="16"/>
        </w:rPr>
        <w:t xml:space="preserve">ID Lattes: </w:t>
      </w:r>
      <w:r w:rsidRPr="3B9F3181" w:rsidR="3B9F3181">
        <w:rPr>
          <w:rFonts w:ascii="Times New Roman" w:hAnsi="Times New Roman" w:cs="Times New Roman"/>
          <w:sz w:val="16"/>
          <w:szCs w:val="16"/>
          <w:rPrChange w:author="Isabella" w:date="2026-10-06T19:10:00Z" w16du:dateUtc="2026-10-06T19:10:00Z" w:id="1704453441">
            <w:rPr>
              <w:rFonts w:ascii="Tahoma" w:hAnsi="Tahoma" w:cs="Tahoma"/>
              <w:color w:val="326C99"/>
              <w:sz w:val="17"/>
              <w:szCs w:val="17"/>
            </w:rPr>
          </w:rPrChange>
        </w:rPr>
        <w:t>4215441884581120</w:t>
      </w:r>
      <w:r w:rsidRPr="3B9F3181" w:rsidR="3B9F3181">
        <w:rPr>
          <w:rFonts w:ascii="Times New Roman" w:hAnsi="Times New Roman" w:cs="Times New Roman"/>
          <w:sz w:val="16"/>
          <w:szCs w:val="16"/>
        </w:rPr>
        <w:t xml:space="preserve"> </w:t>
      </w:r>
      <w:del w:author="Isabella" w:date="2026-10-06T19:09:00Z" w16du:dateUtc="2026-10-06T19:09:00Z" w:id="1964144716">
        <w:r w:rsidRPr="3B9F3181" w:rsidDel="3B9F3181">
          <w:rPr>
            <w:rFonts w:ascii="Times New Roman" w:hAnsi="Times New Roman" w:cs="Times New Roman"/>
            <w:sz w:val="16"/>
            <w:szCs w:val="16"/>
          </w:rPr>
          <w:delText>-</w:delText>
        </w:r>
      </w:del>
      <w:ins w:author="Isabella" w:date="2026-10-06T19:10:00Z" w16du:dateUtc="2026-10-06T19:10:00Z" w:id="2086192022">
        <w:r w:rsidRPr="3B9F3181" w:rsidR="3B9F3181">
          <w:rPr>
            <w:rFonts w:ascii="Times New Roman" w:hAnsi="Times New Roman" w:cs="Times New Roman"/>
            <w:sz w:val="16"/>
            <w:szCs w:val="16"/>
          </w:rPr>
          <w:t>-</w:t>
        </w:r>
      </w:ins>
      <w:r w:rsidRPr="3B9F3181" w:rsidR="3B9F3181">
        <w:rPr>
          <w:rFonts w:ascii="Times New Roman" w:hAnsi="Times New Roman" w:cs="Times New Roman"/>
          <w:sz w:val="16"/>
          <w:szCs w:val="16"/>
        </w:rPr>
        <w:t xml:space="preserve"> </w:t>
      </w:r>
      <w:del w:author="Isabella" w:date="2026-10-06T19:09:00Z" w16du:dateUtc="2026-10-06T19:09:00Z" w:id="1549592225">
        <w:r w:rsidRPr="3B9F3181" w:rsidDel="3B9F3181">
          <w:rPr>
            <w:rFonts w:ascii="Times New Roman" w:hAnsi="Times New Roman" w:cs="Times New Roman"/>
            <w:sz w:val="16"/>
            <w:szCs w:val="16"/>
          </w:rPr>
          <w:delText xml:space="preserve">ORCID - </w:delText>
        </w:r>
      </w:del>
      <w:r w:rsidRPr="3B9F3181" w:rsidR="3B9F3181">
        <w:rPr>
          <w:rFonts w:ascii="Times New Roman" w:hAnsi="Times New Roman" w:cs="Times New Roman"/>
          <w:sz w:val="16"/>
          <w:szCs w:val="16"/>
        </w:rPr>
        <w:t>Graduação</w:t>
      </w:r>
      <w:r w:rsidRPr="3B9F3181" w:rsidR="3B9F3181">
        <w:rPr>
          <w:rFonts w:ascii="Times New Roman" w:hAnsi="Times New Roman" w:cs="Times New Roman"/>
          <w:sz w:val="16"/>
          <w:szCs w:val="16"/>
        </w:rPr>
        <w:t xml:space="preserve"> em Análise e Desenvolvimento de Sistemas</w:t>
      </w:r>
      <w:r w:rsidRPr="3B9F3181" w:rsidR="3B9F3181">
        <w:rPr>
          <w:rFonts w:ascii="Times New Roman" w:hAnsi="Times New Roman" w:cs="Times New Roman"/>
          <w:sz w:val="16"/>
          <w:szCs w:val="16"/>
        </w:rPr>
        <w:t xml:space="preserve"> </w:t>
      </w:r>
      <w:del w:author="Isabella" w:date="2026-10-06T19:10:00Z" w16du:dateUtc="2026-10-06T19:10:00Z" w:id="635441588">
        <w:r w:rsidRPr="3B9F3181" w:rsidDel="3B9F3181">
          <w:rPr>
            <w:rFonts w:ascii="Times New Roman" w:hAnsi="Times New Roman" w:cs="Times New Roman"/>
            <w:sz w:val="16"/>
            <w:szCs w:val="16"/>
          </w:rPr>
          <w:delText>-</w:delText>
        </w:r>
      </w:del>
      <w:ins w:author="Isabella" w:date="2026-10-06T19:10:00Z" w16du:dateUtc="2026-10-06T19:10:00Z" w:id="335815737">
        <w:r w:rsidRPr="3B9F3181" w:rsidR="3B9F3181">
          <w:rPr>
            <w:rFonts w:ascii="Times New Roman" w:hAnsi="Times New Roman" w:cs="Times New Roman"/>
            <w:sz w:val="16"/>
            <w:szCs w:val="16"/>
          </w:rPr>
          <w:t>-</w:t>
        </w:r>
      </w:ins>
      <w:r w:rsidRPr="3B9F3181" w:rsidR="3B9F3181">
        <w:rPr>
          <w:rFonts w:ascii="Times New Roman" w:hAnsi="Times New Roman" w:cs="Times New Roman"/>
          <w:sz w:val="16"/>
          <w:szCs w:val="16"/>
        </w:rPr>
        <w:t xml:space="preserve"> Especialização</w:t>
      </w:r>
      <w:r w:rsidRPr="3B9F3181" w:rsidR="3B9F3181">
        <w:rPr>
          <w:rFonts w:ascii="Times New Roman" w:hAnsi="Times New Roman" w:cs="Times New Roman"/>
          <w:sz w:val="16"/>
          <w:szCs w:val="16"/>
        </w:rPr>
        <w:t xml:space="preserve"> em Algoritmos e Lógica de Programação</w:t>
      </w:r>
    </w:p>
  </w:footnote>
  <w:footnote w:id="2">
    <w:p w:rsidRPr="006D5DF8" w:rsidR="00FC70D8" w:rsidRDefault="00FC70D8" w14:paraId="28B2AF9C" w14:textId="4F5CF088">
      <w:pPr>
        <w:pStyle w:val="Textodenotaderodap"/>
        <w:rPr>
          <w:rFonts w:ascii="Times New Roman" w:hAnsi="Times New Roman" w:cs="Times New Roman"/>
          <w:sz w:val="16"/>
          <w:szCs w:val="16"/>
        </w:rPr>
      </w:pPr>
      <w:r w:rsidRPr="006D5DF8">
        <w:rPr>
          <w:rStyle w:val="Refdenotaderodap"/>
          <w:rFonts w:ascii="Times New Roman" w:hAnsi="Times New Roman" w:cs="Times New Roman"/>
          <w:sz w:val="16"/>
          <w:szCs w:val="16"/>
        </w:rPr>
        <w:footnoteRef/>
      </w:r>
      <w:r w:rsidRPr="006D5DF8" w:rsidR="3B9F3181">
        <w:rPr>
          <w:rFonts w:ascii="Times New Roman" w:hAnsi="Times New Roman" w:cs="Times New Roman"/>
          <w:sz w:val="16"/>
          <w:szCs w:val="16"/>
        </w:rPr>
        <w:t xml:space="preserve"> </w:t>
      </w:r>
      <w:ins w:author="ALAN SILVA ARAUJO" w:date="2026-10-12T18:23:13.397Z" w16du:dateUtc="2026-10-12T18:23:13.397Z" w:id="957835644">
        <w:r w:rsidRPr="3B9F3181" w:rsidR="3B9F3181">
          <w:rPr>
            <w:rFonts w:ascii="Times New Roman" w:hAnsi="Times New Roman" w:cs="Times New Roman"/>
            <w:sz w:val="16"/>
            <w:szCs w:val="16"/>
          </w:rPr>
          <w:t xml:space="preserve">arthur.jesus@cs.brazcubas.edu.br </w:t>
        </w:r>
      </w:ins>
      <w:r w:rsidRPr="3B9F3181" w:rsidR="3B9F3181">
        <w:rPr>
          <w:rFonts w:ascii="Times New Roman" w:hAnsi="Times New Roman" w:cs="Times New Roman"/>
          <w:sz w:val="16"/>
          <w:szCs w:val="16"/>
        </w:rPr>
        <w:t xml:space="preserve">- </w:t>
      </w:r>
      <w:ins w:author="ALAN SILVA ARAUJO" w:date="2026-10-12T18:23:26.285Z" w16du:dateUtc="2026-10-12T18:23:26.285Z" w:id="335336944">
        <w:r w:rsidRPr="3B9F3181" w:rsidR="3B9F3181">
          <w:rPr>
            <w:rFonts w:ascii="Times New Roman" w:hAnsi="Times New Roman" w:cs="Times New Roman"/>
            <w:sz w:val="16"/>
            <w:szCs w:val="16"/>
          </w:rPr>
          <w:t>47099348</w:t>
        </w:r>
      </w:ins>
      <w:r w:rsidRPr="3B9F3181" w:rsidR="3B9F3181">
        <w:rPr>
          <w:rFonts w:ascii="Times New Roman" w:hAnsi="Times New Roman" w:cs="Times New Roman"/>
          <w:sz w:val="16"/>
          <w:szCs w:val="16"/>
          <w:rPrChange w:author="Isabella" w:date="2026-10-06T19:09:00Z" w16du:dateUtc="2026-10-06T19:09:00Z" w:id="172678365">
            <w:rPr>
              <w:rFonts w:ascii="Times New Roman" w:hAnsi="Times New Roman" w:cs="Times New Roman"/>
              <w:color w:val="FF0000"/>
              <w:sz w:val="16"/>
              <w:szCs w:val="16"/>
            </w:rPr>
          </w:rPrChange>
        </w:rPr>
        <w:t xml:space="preserve"> </w:t>
      </w:r>
      <w:r w:rsidRPr="3B9F3181" w:rsidR="3B9F3181">
        <w:rPr>
          <w:rFonts w:ascii="Times New Roman" w:hAnsi="Times New Roman" w:cs="Times New Roman"/>
          <w:sz w:val="16"/>
          <w:szCs w:val="16"/>
        </w:rPr>
        <w:t>- Centro Universitário Braz Cubas - Graduando em Análise e Desenvolvimento de Sistemas (</w:t>
      </w:r>
      <w:r w:rsidRPr="3B9F3181" w:rsidR="3B9F3181">
        <w:rPr>
          <w:rFonts w:ascii="Times New Roman" w:hAnsi="Times New Roman" w:cs="Times New Roman"/>
          <w:sz w:val="16"/>
          <w:szCs w:val="16"/>
          <w:rPrChange w:author="Isabella" w:date="2026-10-06T19:09:00Z" w16du:dateUtc="2026-10-06T19:09:00Z" w:id="1139073414">
            <w:rPr>
              <w:rFonts w:ascii="Times New Roman" w:hAnsi="Times New Roman" w:cs="Times New Roman"/>
              <w:color w:val="FF0000"/>
              <w:sz w:val="16"/>
              <w:szCs w:val="16"/>
            </w:rPr>
          </w:rPrChange>
        </w:rPr>
        <w:t>x</w:t>
      </w:r>
      <w:r w:rsidRPr="3B9F3181" w:rsidR="3B9F3181">
        <w:rPr>
          <w:rFonts w:ascii="Times New Roman" w:hAnsi="Times New Roman" w:cs="Times New Roman"/>
          <w:sz w:val="16"/>
          <w:szCs w:val="16"/>
        </w:rPr>
        <w:t>º</w:t>
      </w:r>
      <w:r w:rsidRPr="3B9F3181" w:rsidR="3B9F3181">
        <w:rPr>
          <w:rFonts w:ascii="Times New Roman" w:hAnsi="Times New Roman" w:cs="Times New Roman"/>
          <w:sz w:val="16"/>
          <w:szCs w:val="16"/>
        </w:rPr>
        <w:t xml:space="preserve"> semestre)</w:t>
      </w:r>
    </w:p>
  </w:footnote>
  <w:footnote w:id="3">
    <w:p w:rsidRPr="006D5DF8" w:rsidR="00595417" w:rsidRDefault="00595417" w14:paraId="6A07B874" w14:textId="52D69A78">
      <w:pPr>
        <w:pStyle w:val="Textodenotaderodap"/>
        <w:rPr>
          <w:rFonts w:ascii="Times New Roman" w:hAnsi="Times New Roman" w:cs="Times New Roman"/>
          <w:sz w:val="16"/>
          <w:szCs w:val="16"/>
        </w:rPr>
      </w:pPr>
      <w:r w:rsidRPr="006D5DF8">
        <w:rPr>
          <w:rStyle w:val="Refdenotaderodap"/>
          <w:rFonts w:ascii="Times New Roman" w:hAnsi="Times New Roman" w:cs="Times New Roman"/>
          <w:sz w:val="16"/>
          <w:szCs w:val="16"/>
        </w:rPr>
        <w:footnoteRef/>
      </w:r>
      <w:r w:rsidRPr="006D5DF8" w:rsidR="3B9F3181">
        <w:rPr>
          <w:rFonts w:ascii="Times New Roman" w:hAnsi="Times New Roman" w:cs="Times New Roman"/>
          <w:sz w:val="16"/>
          <w:szCs w:val="16"/>
        </w:rPr>
        <w:t xml:space="preserve"> </w:t>
      </w:r>
      <w:ins w:author="ALAN SILVA ARAUJO" w:date="2026-10-12T18:20:47.349Z" w16du:dateUtc="2026-10-12T18:20:47.349Z" w:id="741438612">
        <w:r w:rsidRPr="3B9F3181" w:rsidR="3B9F3181">
          <w:rPr>
            <w:rFonts w:ascii="Times New Roman" w:hAnsi="Times New Roman" w:cs="Times New Roman"/>
            <w:sz w:val="16"/>
            <w:szCs w:val="16"/>
          </w:rPr>
          <w:t>alan.araujo008@cs.brazcubas.edu.br</w:t>
        </w:r>
      </w:ins>
      <w:r w:rsidRPr="3B9F3181" w:rsidR="3B9F3181">
        <w:rPr>
          <w:rFonts w:ascii="Times New Roman" w:hAnsi="Times New Roman" w:cs="Times New Roman"/>
          <w:sz w:val="16"/>
          <w:szCs w:val="16"/>
        </w:rPr>
        <w:t xml:space="preserve">- </w:t>
      </w:r>
      <w:ins w:author="ALAN SILVA ARAUJO" w:date="2026-10-12T18:21:33.285Z" w16du:dateUtc="2026-10-12T18:21:33.285Z" w:id="1335932513">
        <w:r w:rsidRPr="3B9F3181" w:rsidR="3B9F3181">
          <w:rPr>
            <w:rFonts w:ascii="Times New Roman" w:hAnsi="Times New Roman" w:cs="Times New Roman"/>
            <w:sz w:val="16"/>
            <w:szCs w:val="16"/>
          </w:rPr>
          <w:t>4877030</w:t>
        </w:r>
        <w:r w:rsidRPr="3B9F3181" w:rsidR="3B9F3181">
          <w:rPr>
            <w:rFonts w:ascii="Times New Roman" w:hAnsi="Times New Roman" w:cs="Times New Roman"/>
            <w:sz w:val="16"/>
            <w:szCs w:val="16"/>
          </w:rPr>
          <w:t>2</w:t>
        </w:r>
      </w:ins>
      <w:r w:rsidRPr="3B9F3181" w:rsidR="3B9F3181">
        <w:rPr>
          <w:rFonts w:ascii="Times New Roman" w:hAnsi="Times New Roman" w:cs="Times New Roman"/>
          <w:color w:val="FF0000"/>
          <w:sz w:val="16"/>
          <w:szCs w:val="16"/>
        </w:rPr>
        <w:t xml:space="preserve"> </w:t>
      </w:r>
      <w:r w:rsidRPr="3B9F3181" w:rsidR="3B9F3181">
        <w:rPr>
          <w:rFonts w:ascii="Times New Roman" w:hAnsi="Times New Roman" w:cs="Times New Roman"/>
          <w:sz w:val="16"/>
          <w:szCs w:val="16"/>
        </w:rPr>
        <w:t>- Centro Universitário Braz Cubas - Graduando em Análise e Desenvolvimento de Sistemas (</w:t>
      </w:r>
      <w:r w:rsidRPr="3B9F3181" w:rsidR="3B9F3181">
        <w:rPr>
          <w:rFonts w:ascii="Times New Roman" w:hAnsi="Times New Roman" w:cs="Times New Roman"/>
          <w:sz w:val="16"/>
          <w:szCs w:val="16"/>
          <w:rPrChange w:author="Isabella" w:date="2026-10-06T19:09:00Z" w16du:dateUtc="2026-10-06T19:09:00Z" w:id="54663668">
            <w:rPr>
              <w:rFonts w:ascii="Times New Roman" w:hAnsi="Times New Roman" w:cs="Times New Roman"/>
              <w:color w:val="FF0000"/>
              <w:sz w:val="16"/>
              <w:szCs w:val="16"/>
            </w:rPr>
          </w:rPrChange>
        </w:rPr>
        <w:t>x</w:t>
      </w:r>
      <w:r w:rsidRPr="3B9F3181" w:rsidR="3B9F3181">
        <w:rPr>
          <w:rFonts w:ascii="Times New Roman" w:hAnsi="Times New Roman" w:cs="Times New Roman"/>
          <w:sz w:val="16"/>
          <w:szCs w:val="16"/>
        </w:rPr>
        <w:t>º</w:t>
      </w:r>
      <w:r w:rsidRPr="3B9F3181" w:rsidR="3B9F3181">
        <w:rPr>
          <w:rFonts w:ascii="Times New Roman" w:hAnsi="Times New Roman" w:cs="Times New Roman"/>
          <w:sz w:val="16"/>
          <w:szCs w:val="16"/>
        </w:rPr>
        <w:t xml:space="preserve"> semestre)</w:t>
      </w:r>
    </w:p>
  </w:footnote>
  <w:footnote w:id="4">
    <w:p w:rsidRPr="00595417" w:rsidR="00595417" w:rsidRDefault="00595417" w14:paraId="453C309A" w14:textId="1F8A1F72">
      <w:pPr>
        <w:pStyle w:val="Textodenotaderodap"/>
        <w:rPr>
          <w:sz w:val="16"/>
          <w:szCs w:val="16"/>
        </w:rPr>
      </w:pPr>
      <w:r w:rsidRPr="006D5DF8">
        <w:rPr>
          <w:rStyle w:val="Refdenotaderodap"/>
          <w:rFonts w:ascii="Times New Roman" w:hAnsi="Times New Roman" w:cs="Times New Roman"/>
          <w:sz w:val="16"/>
          <w:szCs w:val="16"/>
        </w:rPr>
        <w:footnoteRef/>
      </w:r>
      <w:ins w:author="ALAN SILVA ARAUJO" w:date="2026-10-15T20:49:14.988Z" w16du:dateUtc="2026-10-15T20:49:14.988Z" w:id="1720566670">
        <w:r w:rsidRPr="316AA162" w:rsidR="316AA162">
          <w:rPr>
            <w:rStyle w:val="Refdenotaderodap"/>
            <w:rFonts w:ascii="Times New Roman" w:hAnsi="Times New Roman" w:cs="Times New Roman"/>
            <w:sz w:val="16"/>
            <w:szCs w:val="16"/>
          </w:rPr>
          <w:t>G.barra@cs.brazcubas.edu.br</w:t>
        </w:r>
      </w:ins>
      <w:r w:rsidRPr="316AA162" w:rsidR="316AA162">
        <w:rPr>
          <w:rFonts w:ascii="Times New Roman" w:hAnsi="Times New Roman" w:cs="Times New Roman"/>
          <w:sz w:val="16"/>
          <w:szCs w:val="16"/>
        </w:rPr>
        <w:t xml:space="preserve"> </w:t>
      </w:r>
      <w:del w:author="ALAN SILVA ARAUJO" w:date="2026-10-15T20:49:18.539Z" w16du:dateUtc="2026-10-15T20:49:18.539Z" w:id="1745493939">
        <w:r w:rsidRPr="316AA162" w:rsidDel="316AA162">
          <w:rPr>
            <w:rFonts w:ascii="Times New Roman" w:hAnsi="Times New Roman" w:cs="Times New Roman"/>
            <w:color w:val="FF0000"/>
            <w:sz w:val="16"/>
            <w:szCs w:val="16"/>
          </w:rPr>
          <w:delText xml:space="preserve"> </w:delText>
        </w:r>
      </w:del>
      <w:r w:rsidRPr="316AA162" w:rsidR="316AA162">
        <w:rPr>
          <w:rFonts w:ascii="Times New Roman" w:hAnsi="Times New Roman" w:cs="Times New Roman"/>
          <w:sz w:val="16"/>
          <w:szCs w:val="16"/>
        </w:rPr>
        <w:t xml:space="preserve">- </w:t>
      </w:r>
      <w:ins w:author="ALAN SILVA ARAUJO" w:date="2026-10-15T20:49:34.876Z" w16du:dateUtc="2026-10-15T20:49:34.876Z" w:id="97954669">
        <w:r w:rsidRPr="316AA162" w:rsidR="316AA162">
          <w:rPr>
            <w:rFonts w:ascii="Times New Roman" w:hAnsi="Times New Roman" w:cs="Times New Roman"/>
            <w:sz w:val="16"/>
            <w:szCs w:val="16"/>
          </w:rPr>
          <w:t>4816753</w:t>
        </w:r>
        <w:r w:rsidRPr="316AA162" w:rsidR="316AA162">
          <w:rPr>
            <w:rFonts w:ascii="Times New Roman" w:hAnsi="Times New Roman" w:cs="Times New Roman"/>
            <w:sz w:val="16"/>
            <w:szCs w:val="16"/>
          </w:rPr>
          <w:t xml:space="preserve">3 </w:t>
        </w:r>
      </w:ins>
      <w:r w:rsidRPr="316AA162" w:rsidR="316AA162">
        <w:rPr>
          <w:rFonts w:ascii="Times New Roman" w:hAnsi="Times New Roman" w:cs="Times New Roman"/>
          <w:sz w:val="16"/>
          <w:szCs w:val="16"/>
        </w:rPr>
        <w:t>- Centro Universitário Braz Cubas - Graduando em Análise e Desenvolvimento de Sistemas (</w:t>
      </w:r>
      <w:r w:rsidRPr="316AA162" w:rsidR="316AA162">
        <w:rPr>
          <w:rFonts w:ascii="Times New Roman" w:hAnsi="Times New Roman" w:cs="Times New Roman"/>
          <w:sz w:val="16"/>
          <w:szCs w:val="16"/>
          <w:rPrChange w:author="Isabella" w:date="2026-10-06T19:09:00Z" w16du:dateUtc="2026-10-06T19:09:00Z" w:id="394683714">
            <w:rPr>
              <w:rFonts w:ascii="Times New Roman" w:hAnsi="Times New Roman" w:cs="Times New Roman"/>
              <w:color w:val="FF0000"/>
              <w:sz w:val="16"/>
              <w:szCs w:val="16"/>
            </w:rPr>
          </w:rPrChange>
        </w:rPr>
        <w:t>x</w:t>
      </w:r>
      <w:r w:rsidRPr="316AA162" w:rsidR="316AA162">
        <w:rPr>
          <w:rFonts w:ascii="Times New Roman" w:hAnsi="Times New Roman" w:cs="Times New Roman"/>
          <w:sz w:val="16"/>
          <w:szCs w:val="16"/>
        </w:rPr>
        <w:t>º</w:t>
      </w:r>
      <w:r w:rsidRPr="316AA162" w:rsidR="316AA162">
        <w:rPr>
          <w:rFonts w:ascii="Times New Roman" w:hAnsi="Times New Roman" w:cs="Times New Roman"/>
          <w:sz w:val="16"/>
          <w:szCs w:val="16"/>
        </w:rPr>
        <w:t xml:space="preserve"> semestre)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641CF" w:rsidP="007641CF" w:rsidRDefault="007641CF" w14:paraId="7EDC464F" w14:textId="77777777">
    <w:pPr>
      <w:pStyle w:val="Cabealho"/>
      <w:jc w:val="right"/>
    </w:pPr>
    <w:r>
      <w:rPr>
        <w:noProof/>
        <w:lang w:eastAsia="pt-BR"/>
      </w:rPr>
      <w:drawing>
        <wp:inline distT="0" distB="0" distL="0" distR="0" wp14:anchorId="164BEDE5" wp14:editId="79F229BA">
          <wp:extent cx="918782" cy="279400"/>
          <wp:effectExtent l="0" t="0" r="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372" cy="280796"/>
                  </a:xfrm>
                  <a:prstGeom prst="rect">
                    <a:avLst/>
                  </a:prstGeom>
                  <a:noFill/>
                  <a:ln>
                    <a:noFill/>
                  </a:ln>
                </pic:spPr>
              </pic:pic>
            </a:graphicData>
          </a:graphic>
        </wp:inline>
      </w:drawing>
    </w:r>
  </w:p>
  <w:p w:rsidR="007641CF" w:rsidRDefault="007641CF" w14:paraId="638241E7" w14:textId="77777777">
    <w:pPr>
      <w:pStyle w:val="Cabealh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a">
    <w15:presenceInfo w15:providerId="AD" w15:userId="S::isousa@pf.brazcubas.edu.br::54db16e1-b3c5-4b78-a2be-3bfe28968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dirty"/>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0D8"/>
    <w:rsid w:val="00013226"/>
    <w:rsid w:val="0001397A"/>
    <w:rsid w:val="00060B4B"/>
    <w:rsid w:val="000656E9"/>
    <w:rsid w:val="000819CF"/>
    <w:rsid w:val="00086742"/>
    <w:rsid w:val="00086F56"/>
    <w:rsid w:val="00092B78"/>
    <w:rsid w:val="000A2BBF"/>
    <w:rsid w:val="00167E78"/>
    <w:rsid w:val="001736FF"/>
    <w:rsid w:val="001E29AC"/>
    <w:rsid w:val="0024210A"/>
    <w:rsid w:val="00264E24"/>
    <w:rsid w:val="00271CA6"/>
    <w:rsid w:val="00291333"/>
    <w:rsid w:val="0030327C"/>
    <w:rsid w:val="00312DE8"/>
    <w:rsid w:val="00370E91"/>
    <w:rsid w:val="003A5BF3"/>
    <w:rsid w:val="003A6119"/>
    <w:rsid w:val="00413C9C"/>
    <w:rsid w:val="00432C91"/>
    <w:rsid w:val="004708DB"/>
    <w:rsid w:val="004E2226"/>
    <w:rsid w:val="004E37A2"/>
    <w:rsid w:val="004E6F9D"/>
    <w:rsid w:val="00501E27"/>
    <w:rsid w:val="00567688"/>
    <w:rsid w:val="0058428F"/>
    <w:rsid w:val="005852F5"/>
    <w:rsid w:val="00595417"/>
    <w:rsid w:val="005C422F"/>
    <w:rsid w:val="00622EE0"/>
    <w:rsid w:val="00623E37"/>
    <w:rsid w:val="006D5DF8"/>
    <w:rsid w:val="006E11E9"/>
    <w:rsid w:val="006F1A2F"/>
    <w:rsid w:val="0072291A"/>
    <w:rsid w:val="007432CF"/>
    <w:rsid w:val="007641CF"/>
    <w:rsid w:val="007769ED"/>
    <w:rsid w:val="00802998"/>
    <w:rsid w:val="008525B0"/>
    <w:rsid w:val="008B4F7B"/>
    <w:rsid w:val="008D679D"/>
    <w:rsid w:val="00931D64"/>
    <w:rsid w:val="009529EC"/>
    <w:rsid w:val="00973471"/>
    <w:rsid w:val="009855E4"/>
    <w:rsid w:val="009B6A4D"/>
    <w:rsid w:val="009C17FE"/>
    <w:rsid w:val="009E7859"/>
    <w:rsid w:val="00A51101"/>
    <w:rsid w:val="00A70F89"/>
    <w:rsid w:val="00A866D7"/>
    <w:rsid w:val="00A93D78"/>
    <w:rsid w:val="00AD1B1B"/>
    <w:rsid w:val="00AE49E2"/>
    <w:rsid w:val="00AF01D1"/>
    <w:rsid w:val="00B1526F"/>
    <w:rsid w:val="00B2763F"/>
    <w:rsid w:val="00B2795B"/>
    <w:rsid w:val="00BB1BED"/>
    <w:rsid w:val="00BC1501"/>
    <w:rsid w:val="00C259E1"/>
    <w:rsid w:val="00C708FD"/>
    <w:rsid w:val="00CC7DDE"/>
    <w:rsid w:val="00CD4A34"/>
    <w:rsid w:val="00CF5578"/>
    <w:rsid w:val="00CF7C84"/>
    <w:rsid w:val="00D43589"/>
    <w:rsid w:val="00D716B8"/>
    <w:rsid w:val="00DC2717"/>
    <w:rsid w:val="00E13575"/>
    <w:rsid w:val="00E1616A"/>
    <w:rsid w:val="00E6025C"/>
    <w:rsid w:val="00E80D60"/>
    <w:rsid w:val="00E93B7B"/>
    <w:rsid w:val="00EA2D91"/>
    <w:rsid w:val="00EB3286"/>
    <w:rsid w:val="00EC68F0"/>
    <w:rsid w:val="00ED28C6"/>
    <w:rsid w:val="00F133D1"/>
    <w:rsid w:val="00F341A9"/>
    <w:rsid w:val="00F670B9"/>
    <w:rsid w:val="00F7244C"/>
    <w:rsid w:val="00F72D6C"/>
    <w:rsid w:val="00FB2246"/>
    <w:rsid w:val="00FC70D8"/>
    <w:rsid w:val="05BA0263"/>
    <w:rsid w:val="07632CF3"/>
    <w:rsid w:val="17F2522F"/>
    <w:rsid w:val="2439021B"/>
    <w:rsid w:val="316AA162"/>
    <w:rsid w:val="359E6179"/>
    <w:rsid w:val="3B9F3181"/>
    <w:rsid w:val="3FE8B2EA"/>
    <w:rsid w:val="46C1482E"/>
    <w:rsid w:val="5097ED2A"/>
    <w:rsid w:val="5228C4FA"/>
    <w:rsid w:val="546829F9"/>
    <w:rsid w:val="582175E1"/>
    <w:rsid w:val="600433F1"/>
    <w:rsid w:val="614108F6"/>
    <w:rsid w:val="6430DB9B"/>
    <w:rsid w:val="74E5B938"/>
    <w:rsid w:val="77749F58"/>
    <w:rsid w:val="7C905CCD"/>
    <w:rsid w:val="7FAB40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64F6"/>
  <w15:docId w15:val="{1672F570-EC95-4C15-A544-084778DC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FC70D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C70D8"/>
  </w:style>
  <w:style w:type="paragraph" w:styleId="Rodap">
    <w:name w:val="footer"/>
    <w:basedOn w:val="Normal"/>
    <w:link w:val="RodapChar"/>
    <w:uiPriority w:val="99"/>
    <w:unhideWhenUsed/>
    <w:rsid w:val="00FC70D8"/>
    <w:pPr>
      <w:tabs>
        <w:tab w:val="center" w:pos="4252"/>
        <w:tab w:val="right" w:pos="8504"/>
      </w:tabs>
      <w:spacing w:after="0" w:line="240" w:lineRule="auto"/>
    </w:pPr>
  </w:style>
  <w:style w:type="character" w:styleId="RodapChar" w:customStyle="1">
    <w:name w:val="Rodapé Char"/>
    <w:basedOn w:val="Fontepargpadro"/>
    <w:link w:val="Rodap"/>
    <w:uiPriority w:val="99"/>
    <w:rsid w:val="00FC70D8"/>
  </w:style>
  <w:style w:type="paragraph" w:styleId="Textodenotaderodap">
    <w:name w:val="footnote text"/>
    <w:basedOn w:val="Normal"/>
    <w:link w:val="TextodenotaderodapChar"/>
    <w:uiPriority w:val="99"/>
    <w:semiHidden/>
    <w:unhideWhenUsed/>
    <w:rsid w:val="00FC70D8"/>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rsid w:val="00FC70D8"/>
    <w:rPr>
      <w:sz w:val="20"/>
      <w:szCs w:val="20"/>
    </w:rPr>
  </w:style>
  <w:style w:type="character" w:styleId="Refdenotaderodap">
    <w:name w:val="footnote reference"/>
    <w:basedOn w:val="Fontepargpadro"/>
    <w:uiPriority w:val="99"/>
    <w:semiHidden/>
    <w:unhideWhenUsed/>
    <w:rsid w:val="00FC70D8"/>
    <w:rPr>
      <w:vertAlign w:val="superscript"/>
    </w:rPr>
  </w:style>
  <w:style w:type="character" w:styleId="Hyperlink">
    <w:name w:val="Hyperlink"/>
    <w:basedOn w:val="Fontepargpadro"/>
    <w:uiPriority w:val="99"/>
    <w:unhideWhenUsed/>
    <w:rsid w:val="00595417"/>
    <w:rPr>
      <w:color w:val="0000FF" w:themeColor="hyperlink"/>
      <w:u w:val="single"/>
    </w:rPr>
  </w:style>
  <w:style w:type="paragraph" w:styleId="Pr-formataoHTML">
    <w:name w:val="HTML Preformatted"/>
    <w:basedOn w:val="Normal"/>
    <w:link w:val="Pr-formataoHTMLChar"/>
    <w:uiPriority w:val="99"/>
    <w:semiHidden/>
    <w:unhideWhenUsed/>
    <w:rsid w:val="00AD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pt-BR"/>
    </w:rPr>
  </w:style>
  <w:style w:type="character" w:styleId="Pr-formataoHTMLChar" w:customStyle="1">
    <w:name w:val="Pré-formatação HTML Char"/>
    <w:basedOn w:val="Fontepargpadro"/>
    <w:link w:val="Pr-formataoHTML"/>
    <w:uiPriority w:val="99"/>
    <w:semiHidden/>
    <w:rsid w:val="00AD1B1B"/>
    <w:rPr>
      <w:rFonts w:ascii="Courier New" w:hAnsi="Courier New" w:eastAsia="Times New Roman" w:cs="Courier New"/>
      <w:sz w:val="20"/>
      <w:szCs w:val="20"/>
      <w:lang w:eastAsia="pt-BR"/>
    </w:rPr>
  </w:style>
  <w:style w:type="character" w:styleId="y2iqfc" w:customStyle="1">
    <w:name w:val="y2iqfc"/>
    <w:basedOn w:val="Fontepargpadro"/>
    <w:rsid w:val="00AD1B1B"/>
  </w:style>
  <w:style w:type="paragraph" w:styleId="Textodebalo">
    <w:name w:val="Balloon Text"/>
    <w:basedOn w:val="Normal"/>
    <w:link w:val="TextodebaloChar"/>
    <w:uiPriority w:val="99"/>
    <w:semiHidden/>
    <w:unhideWhenUsed/>
    <w:rsid w:val="007641CF"/>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7641CF"/>
    <w:rPr>
      <w:rFonts w:ascii="Tahoma" w:hAnsi="Tahoma" w:cs="Tahoma"/>
      <w:sz w:val="16"/>
      <w:szCs w:val="16"/>
    </w:rPr>
  </w:style>
  <w:style w:type="character" w:styleId="Refdecomentrio">
    <w:name w:val="annotation reference"/>
    <w:basedOn w:val="Fontepargpadro"/>
    <w:uiPriority w:val="99"/>
    <w:semiHidden/>
    <w:unhideWhenUsed/>
    <w:rsid w:val="0030327C"/>
    <w:rPr>
      <w:sz w:val="16"/>
      <w:szCs w:val="16"/>
    </w:rPr>
  </w:style>
  <w:style w:type="paragraph" w:styleId="Textodecomentrio">
    <w:name w:val="annotation text"/>
    <w:basedOn w:val="Normal"/>
    <w:link w:val="TextodecomentrioChar"/>
    <w:uiPriority w:val="99"/>
    <w:semiHidden/>
    <w:unhideWhenUsed/>
    <w:rsid w:val="0030327C"/>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30327C"/>
    <w:rPr>
      <w:sz w:val="20"/>
      <w:szCs w:val="20"/>
    </w:rPr>
  </w:style>
  <w:style w:type="paragraph" w:styleId="Assuntodocomentrio">
    <w:name w:val="annotation subject"/>
    <w:basedOn w:val="Textodecomentrio"/>
    <w:next w:val="Textodecomentrio"/>
    <w:link w:val="AssuntodocomentrioChar"/>
    <w:uiPriority w:val="99"/>
    <w:semiHidden/>
    <w:unhideWhenUsed/>
    <w:rsid w:val="0030327C"/>
    <w:rPr>
      <w:b/>
      <w:bCs/>
    </w:rPr>
  </w:style>
  <w:style w:type="character" w:styleId="AssuntodocomentrioChar" w:customStyle="1">
    <w:name w:val="Assunto do comentário Char"/>
    <w:basedOn w:val="TextodecomentrioChar"/>
    <w:link w:val="Assuntodocomentrio"/>
    <w:uiPriority w:val="99"/>
    <w:semiHidden/>
    <w:rsid w:val="003032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462127">
      <w:bodyDiv w:val="1"/>
      <w:marLeft w:val="0"/>
      <w:marRight w:val="0"/>
      <w:marTop w:val="0"/>
      <w:marBottom w:val="0"/>
      <w:divBdr>
        <w:top w:val="none" w:sz="0" w:space="0" w:color="auto"/>
        <w:left w:val="none" w:sz="0" w:space="0" w:color="auto"/>
        <w:bottom w:val="none" w:sz="0" w:space="0" w:color="auto"/>
        <w:right w:val="none" w:sz="0" w:space="0" w:color="auto"/>
      </w:divBdr>
    </w:div>
    <w:div w:id="15340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people" Target="peop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microsoft.com/office/2016/09/relationships/commentsIds" Target="commentsId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E8942-B3B0-46E2-B5E1-38261DB7C60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Modelo Resumo 2026 com campos de preenchimento</dc:title>
  <dc:subject>Modelo identificado para montagem do resumo científico</dc:subject>
  <dc:creator>RENATA</dc:creator>
  <lastModifiedBy>ALAN SILVA ARAUJO</lastModifiedBy>
  <revision>24</revision>
  <lastPrinted>2021-08-29T20:44:00.0000000Z</lastPrinted>
  <dcterms:created xsi:type="dcterms:W3CDTF">2022-03-18T16:02:00.0000000Z</dcterms:created>
  <dcterms:modified xsi:type="dcterms:W3CDTF">2026-10-15T20:50:18.7522520Z</dcterms:modified>
</coreProperties>
</file>